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3459B" w14:textId="6FB80205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 xml:space="preserve">Proposta Comercial: Gestão Técnica e Estratégica em IA - </w:t>
      </w:r>
      <w:del w:id="0" w:author="Jenny Sousa" w:date="2026-02-28T14:32:00Z" w16du:dateUtc="2026-02-28T17:32:00Z">
        <w:r w:rsidRPr="00692C35" w:rsidDel="003F1B1A">
          <w:rPr>
            <w:b/>
            <w:bCs/>
          </w:rPr>
          <w:delText>Move Studio</w:delText>
        </w:r>
      </w:del>
      <w:ins w:id="1" w:author="Jenny Sousa" w:date="2026-02-28T14:32:00Z" w16du:dateUtc="2026-02-28T17:32:00Z">
        <w:r w:rsidR="003F1B1A">
          <w:rPr>
            <w:b/>
            <w:bCs/>
          </w:rPr>
          <w:t>Projeto EKS</w:t>
        </w:r>
      </w:ins>
    </w:p>
    <w:p w14:paraId="7652479D" w14:textId="77777777" w:rsidR="00692C35" w:rsidRPr="00692C35" w:rsidRDefault="00692C35" w:rsidP="00692C35">
      <w:r w:rsidRPr="00692C35">
        <w:rPr>
          <w:b/>
          <w:bCs/>
        </w:rPr>
        <w:t>Para:</w:t>
      </w:r>
      <w:r w:rsidRPr="00692C35">
        <w:t> Montreal Ventures</w:t>
      </w:r>
      <w:r w:rsidRPr="00692C35">
        <w:br/>
      </w:r>
      <w:r w:rsidRPr="00692C35">
        <w:rPr>
          <w:b/>
          <w:bCs/>
        </w:rPr>
        <w:t>De:</w:t>
      </w:r>
      <w:r w:rsidRPr="00692C35">
        <w:t> </w:t>
      </w:r>
      <w:proofErr w:type="spellStart"/>
      <w:r w:rsidRPr="00692C35">
        <w:t>CoCreate</w:t>
      </w:r>
      <w:proofErr w:type="spellEnd"/>
      <w:r w:rsidRPr="00692C35">
        <w:t xml:space="preserve"> AI</w:t>
      </w:r>
      <w:r w:rsidRPr="00692C35">
        <w:br/>
      </w:r>
      <w:r w:rsidRPr="00692C35">
        <w:rPr>
          <w:b/>
          <w:bCs/>
        </w:rPr>
        <w:t>Data:</w:t>
      </w:r>
      <w:r w:rsidRPr="00692C35">
        <w:t> 30/07/2025 </w:t>
      </w:r>
      <w:r w:rsidRPr="00692C35">
        <w:rPr>
          <w:b/>
          <w:bCs/>
        </w:rPr>
        <w:t>Versão:</w:t>
      </w:r>
      <w:r w:rsidRPr="00692C35">
        <w:t> 3.0</w:t>
      </w:r>
    </w:p>
    <w:p w14:paraId="4D923910" w14:textId="77777777" w:rsidR="00692C35" w:rsidRPr="00692C35" w:rsidRDefault="00692C35" w:rsidP="00692C35">
      <w:r w:rsidRPr="00692C35">
        <w:rPr>
          <w:b/>
          <w:bCs/>
        </w:rPr>
        <w:t>DADOS DA PRESTADORA:</w:t>
      </w:r>
    </w:p>
    <w:p w14:paraId="7DA3EB5B" w14:textId="77777777" w:rsidR="00692C35" w:rsidRPr="00692C35" w:rsidRDefault="00692C35" w:rsidP="00692C35">
      <w:pPr>
        <w:numPr>
          <w:ilvl w:val="0"/>
          <w:numId w:val="25"/>
        </w:numPr>
      </w:pPr>
      <w:r w:rsidRPr="00692C35">
        <w:rPr>
          <w:b/>
          <w:bCs/>
        </w:rPr>
        <w:t>Razão Social:</w:t>
      </w:r>
      <w:r w:rsidRPr="00692C35">
        <w:t> ACHEI TECNOLOGIA DA INFORMAÇÃO EIRELI – EPP</w:t>
      </w:r>
    </w:p>
    <w:p w14:paraId="14890C61" w14:textId="77777777" w:rsidR="00692C35" w:rsidRPr="00692C35" w:rsidRDefault="00692C35" w:rsidP="00692C35">
      <w:pPr>
        <w:numPr>
          <w:ilvl w:val="0"/>
          <w:numId w:val="25"/>
        </w:numPr>
      </w:pPr>
      <w:r w:rsidRPr="00692C35">
        <w:rPr>
          <w:b/>
          <w:bCs/>
        </w:rPr>
        <w:t>Nome Fantasia:</w:t>
      </w:r>
      <w:r w:rsidRPr="00692C35">
        <w:t> </w:t>
      </w:r>
      <w:proofErr w:type="spellStart"/>
      <w:r w:rsidRPr="00692C35">
        <w:t>CoCreate</w:t>
      </w:r>
      <w:proofErr w:type="spellEnd"/>
      <w:r w:rsidRPr="00692C35">
        <w:t xml:space="preserve"> AI</w:t>
      </w:r>
    </w:p>
    <w:p w14:paraId="68ACA4B3" w14:textId="77777777" w:rsidR="00692C35" w:rsidRPr="00692C35" w:rsidRDefault="00692C35" w:rsidP="00692C35">
      <w:pPr>
        <w:numPr>
          <w:ilvl w:val="0"/>
          <w:numId w:val="25"/>
        </w:numPr>
      </w:pPr>
      <w:r w:rsidRPr="00692C35">
        <w:rPr>
          <w:b/>
          <w:bCs/>
        </w:rPr>
        <w:t>CNPJ:</w:t>
      </w:r>
      <w:r w:rsidRPr="00692C35">
        <w:t> 29.259.131/0001-70</w:t>
      </w:r>
    </w:p>
    <w:p w14:paraId="42376176" w14:textId="77777777" w:rsidR="00692C35" w:rsidRPr="00692C35" w:rsidRDefault="00692C35" w:rsidP="00692C35">
      <w:pPr>
        <w:numPr>
          <w:ilvl w:val="0"/>
          <w:numId w:val="25"/>
        </w:numPr>
      </w:pPr>
      <w:r w:rsidRPr="00692C35">
        <w:rPr>
          <w:b/>
          <w:bCs/>
        </w:rPr>
        <w:t>Endereço:</w:t>
      </w:r>
      <w:r w:rsidRPr="00692C35">
        <w:t xml:space="preserve"> Rua Tiradentes nº 210, </w:t>
      </w:r>
      <w:proofErr w:type="gramStart"/>
      <w:r w:rsidRPr="00692C35">
        <w:t>Apto</w:t>
      </w:r>
      <w:proofErr w:type="gramEnd"/>
      <w:r w:rsidRPr="00692C35">
        <w:t xml:space="preserve"> 101, Bairro do Ingá, CEP 24.210-510, Niterói/RJ</w:t>
      </w:r>
    </w:p>
    <w:p w14:paraId="61A2BE10" w14:textId="77777777" w:rsidR="00692C35" w:rsidRPr="00692C35" w:rsidRDefault="00692C35" w:rsidP="00692C35">
      <w:pPr>
        <w:numPr>
          <w:ilvl w:val="0"/>
          <w:numId w:val="25"/>
        </w:numPr>
      </w:pPr>
      <w:r w:rsidRPr="00692C35">
        <w:rPr>
          <w:b/>
          <w:bCs/>
        </w:rPr>
        <w:t>Representante Legal:</w:t>
      </w:r>
      <w:r w:rsidRPr="00692C35">
        <w:t> Rodrigo Trindade Coutinho (CPF: 079.287.787-00)</w:t>
      </w:r>
    </w:p>
    <w:p w14:paraId="3B624F9E" w14:textId="77777777" w:rsidR="00692C35" w:rsidRPr="00692C35" w:rsidRDefault="00000000" w:rsidP="00692C35">
      <w:r>
        <w:rPr>
          <w:noProof/>
        </w:rPr>
        <w:pict w14:anchorId="0DCBD395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45953824" w14:textId="77777777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>1. Sumário Executivo</w:t>
      </w:r>
    </w:p>
    <w:p w14:paraId="08978B75" w14:textId="5789F910" w:rsidR="00692C35" w:rsidRPr="00692C35" w:rsidRDefault="00692C35" w:rsidP="00692C35">
      <w:r w:rsidRPr="00692C35">
        <w:t xml:space="preserve">Esta proposta reflete o modelo de parceria estratégica acordado, onde a </w:t>
      </w:r>
      <w:proofErr w:type="spellStart"/>
      <w:r w:rsidRPr="00692C35">
        <w:t>CoCreate</w:t>
      </w:r>
      <w:proofErr w:type="spellEnd"/>
      <w:r w:rsidRPr="00692C35">
        <w:t xml:space="preserve"> AI atuará como </w:t>
      </w:r>
      <w:r w:rsidRPr="00692C35">
        <w:rPr>
          <w:b/>
          <w:bCs/>
        </w:rPr>
        <w:t>Apoio Técnico e Estratégico em IA</w:t>
      </w:r>
      <w:r w:rsidRPr="00692C35">
        <w:t xml:space="preserve"> para o </w:t>
      </w:r>
      <w:del w:id="2" w:author="Vinicius Mendes Marcilio" w:date="2025-08-05T17:15:00Z" w16du:dateUtc="2025-08-05T20:15:00Z">
        <w:r w:rsidRPr="00692C35" w:rsidDel="00F31982">
          <w:delText>Move Studio</w:delText>
        </w:r>
      </w:del>
      <w:ins w:id="3" w:author="Vinicius Mendes Marcilio" w:date="2025-08-05T17:15:00Z" w16du:dateUtc="2025-08-05T20:15:00Z">
        <w:r w:rsidR="00F31982">
          <w:t>Move Track</w:t>
        </w:r>
      </w:ins>
      <w:r w:rsidRPr="00692C35">
        <w:t>. Nosso papel é dar suporte aos empreendedores na arquitetura, no design e na solução dos desafios técnicos de seus projetos, atuando como um conselho consultivo para aplicação de metodologias de IA.</w:t>
      </w:r>
    </w:p>
    <w:p w14:paraId="38CDBAD5" w14:textId="5F580FC8" w:rsidR="00692C35" w:rsidRPr="00692C35" w:rsidRDefault="00692C35" w:rsidP="00692C35">
      <w:r w:rsidRPr="00692C35">
        <w:t xml:space="preserve">Para a execução do desenvolvimento, a </w:t>
      </w:r>
      <w:proofErr w:type="spellStart"/>
      <w:r w:rsidRPr="00692C35">
        <w:t>CoCreate</w:t>
      </w:r>
      <w:proofErr w:type="spellEnd"/>
      <w:r w:rsidRPr="00692C35">
        <w:t xml:space="preserve"> AI irá liderar o processo </w:t>
      </w:r>
      <w:ins w:id="4" w:author="Vinicius Mendes Marcilio" w:date="2025-08-05T17:16:00Z" w16du:dateUtc="2025-08-05T20:16:00Z">
        <w:r w:rsidR="00F31982">
          <w:t xml:space="preserve">do </w:t>
        </w:r>
        <w:proofErr w:type="spellStart"/>
        <w:r w:rsidR="00F31982">
          <w:t>roadmap</w:t>
        </w:r>
        <w:proofErr w:type="spellEnd"/>
        <w:r w:rsidR="00F31982">
          <w:t xml:space="preserve"> tecnológico das startups</w:t>
        </w:r>
      </w:ins>
      <w:ins w:id="5" w:author="Vinicius Mendes Marcilio" w:date="2025-08-05T17:17:00Z" w16du:dateUtc="2025-08-05T20:17:00Z">
        <w:r w:rsidR="00F31982">
          <w:t xml:space="preserve"> participantes do programa</w:t>
        </w:r>
      </w:ins>
      <w:ins w:id="6" w:author="Vinicius Mendes Marcilio" w:date="2025-08-05T17:16:00Z" w16du:dateUtc="2025-08-05T20:16:00Z">
        <w:r w:rsidR="00F31982">
          <w:t>, desde definição, acompanhamento</w:t>
        </w:r>
      </w:ins>
      <w:ins w:id="7" w:author="Vinicius Mendes Marcilio" w:date="2025-08-05T17:17:00Z" w16du:dateUtc="2025-08-05T20:17:00Z">
        <w:r w:rsidR="00F31982">
          <w:t>, mentoria</w:t>
        </w:r>
      </w:ins>
      <w:ins w:id="8" w:author="Vinicius Mendes Marcilio" w:date="2025-08-05T17:16:00Z" w16du:dateUtc="2025-08-05T20:16:00Z">
        <w:r w:rsidR="00F31982">
          <w:t xml:space="preserve"> e apoio ao desenvolvimento. Caso seja nec</w:t>
        </w:r>
      </w:ins>
      <w:ins w:id="9" w:author="Vinicius Mendes Marcilio" w:date="2025-08-05T17:17:00Z" w16du:dateUtc="2025-08-05T20:17:00Z">
        <w:r w:rsidR="00F31982">
          <w:t xml:space="preserve">essário, a </w:t>
        </w:r>
        <w:proofErr w:type="spellStart"/>
        <w:r w:rsidR="00F31982">
          <w:t>CoCreate</w:t>
        </w:r>
        <w:proofErr w:type="spellEnd"/>
        <w:r w:rsidR="00F31982">
          <w:t xml:space="preserve"> AI vai realizar </w:t>
        </w:r>
      </w:ins>
      <w:del w:id="10" w:author="Vinicius Mendes Marcilio" w:date="2025-08-05T17:17:00Z" w16du:dateUtc="2025-08-05T20:17:00Z">
        <w:r w:rsidRPr="00692C35" w:rsidDel="00F31982">
          <w:delText xml:space="preserve">de </w:delText>
        </w:r>
      </w:del>
      <w:ins w:id="11" w:author="Vinicius Mendes Marcilio" w:date="2025-08-05T17:17:00Z" w16du:dateUtc="2025-08-05T20:17:00Z">
        <w:r w:rsidR="00F31982">
          <w:t>a</w:t>
        </w:r>
        <w:r w:rsidR="00F31982" w:rsidRPr="00692C35">
          <w:t xml:space="preserve"> </w:t>
        </w:r>
      </w:ins>
      <w:r w:rsidRPr="00692C35">
        <w:t>busca, seleção e coordenação de equipes técnicas especializadas</w:t>
      </w:r>
      <w:ins w:id="12" w:author="Vinicius Mendes Marcilio" w:date="2025-08-05T17:17:00Z" w16du:dateUtc="2025-08-05T20:17:00Z">
        <w:r w:rsidR="00F31982">
          <w:t xml:space="preserve"> externas</w:t>
        </w:r>
      </w:ins>
      <w:r w:rsidRPr="00692C35">
        <w:t>. Estes recursos serão contratados à parte, garantindo que o empreendedor tenha o time certo para executar a visão técnica que definirmos juntos.</w:t>
      </w:r>
    </w:p>
    <w:p w14:paraId="4785411D" w14:textId="77777777" w:rsidR="00692C35" w:rsidRPr="00692C35" w:rsidRDefault="00000000" w:rsidP="00692C35">
      <w:r>
        <w:rPr>
          <w:noProof/>
        </w:rPr>
        <w:pict w14:anchorId="5F80AB02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E1FD72A" w14:textId="33C7231D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>2. Modelo de Parceria</w:t>
      </w:r>
    </w:p>
    <w:p w14:paraId="068E5A1A" w14:textId="77777777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>2.1. Divisão de Responsabilidades</w:t>
      </w:r>
    </w:p>
    <w:p w14:paraId="1E2343E1" w14:textId="77777777" w:rsidR="00692C35" w:rsidRPr="00692C35" w:rsidRDefault="00692C35" w:rsidP="00692C35">
      <w:pPr>
        <w:numPr>
          <w:ilvl w:val="0"/>
          <w:numId w:val="26"/>
        </w:numPr>
      </w:pPr>
      <w:proofErr w:type="spellStart"/>
      <w:r w:rsidRPr="00692C35">
        <w:rPr>
          <w:b/>
          <w:bCs/>
        </w:rPr>
        <w:t>CoCreate</w:t>
      </w:r>
      <w:proofErr w:type="spellEnd"/>
      <w:r w:rsidRPr="00692C35">
        <w:rPr>
          <w:b/>
          <w:bCs/>
        </w:rPr>
        <w:t xml:space="preserve"> AI (Apoio Técnico e Estratégico):</w:t>
      </w:r>
      <w:r w:rsidRPr="00692C35">
        <w:t> Fornecer suporte consultivo na arquitetura da solução, design técnico, especificações e validação das entregas. Atuamos como um parceiro estratégico para apoiar os empreendedores em seus desafios técnicos.</w:t>
      </w:r>
    </w:p>
    <w:p w14:paraId="49EFDD90" w14:textId="77777777" w:rsidR="00692C35" w:rsidRPr="00692C35" w:rsidRDefault="00692C35" w:rsidP="00692C35">
      <w:pPr>
        <w:numPr>
          <w:ilvl w:val="0"/>
          <w:numId w:val="26"/>
        </w:numPr>
      </w:pPr>
      <w:r w:rsidRPr="00692C35">
        <w:rPr>
          <w:b/>
          <w:bCs/>
        </w:rPr>
        <w:lastRenderedPageBreak/>
        <w:t>Empreendedores (Execução e Gestão do Projeto):</w:t>
      </w:r>
      <w:r w:rsidRPr="00692C35">
        <w:t> São os responsáveis finais pelo desenvolvimento, gestão e entrega de seus respectivos projetos, contando com nosso apoio.</w:t>
      </w:r>
    </w:p>
    <w:p w14:paraId="1213BA74" w14:textId="77777777" w:rsidR="00692C35" w:rsidRPr="00692C35" w:rsidRDefault="00692C35" w:rsidP="00692C35">
      <w:pPr>
        <w:numPr>
          <w:ilvl w:val="0"/>
          <w:numId w:val="26"/>
        </w:numPr>
      </w:pPr>
      <w:r w:rsidRPr="00692C35">
        <w:rPr>
          <w:b/>
          <w:bCs/>
        </w:rPr>
        <w:t xml:space="preserve">Recursos de Desenvolvimento (Provisionados pela </w:t>
      </w:r>
      <w:proofErr w:type="spellStart"/>
      <w:r w:rsidRPr="00692C35">
        <w:rPr>
          <w:b/>
          <w:bCs/>
        </w:rPr>
        <w:t>CoCreate</w:t>
      </w:r>
      <w:proofErr w:type="spellEnd"/>
      <w:r w:rsidRPr="00692C35">
        <w:rPr>
          <w:b/>
          <w:bCs/>
        </w:rPr>
        <w:t xml:space="preserve"> AI):</w:t>
      </w:r>
      <w:r w:rsidRPr="00692C35">
        <w:t> Equipes de desenvolvimento que podem ser contratadas sob demanda para apoiar os empreendedores na execução.</w:t>
      </w:r>
    </w:p>
    <w:p w14:paraId="19E49F27" w14:textId="77777777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>2.2. Processo de Solução Técnica (Desenvolvimento Sob Demanda)</w:t>
      </w:r>
    </w:p>
    <w:p w14:paraId="72BA58AE" w14:textId="3EA96DAC" w:rsidR="00692C35" w:rsidRPr="00692C35" w:rsidRDefault="00692C35" w:rsidP="00692C35">
      <w:r w:rsidRPr="00692C35">
        <w:t>Quando um desafio técnico exigir desenvolvimento</w:t>
      </w:r>
      <w:ins w:id="13" w:author="Vinicius Mendes Marcilio" w:date="2025-08-05T17:19:00Z" w16du:dateUtc="2025-08-05T20:19:00Z">
        <w:r w:rsidR="00F31982">
          <w:t xml:space="preserve"> que não será abrangido pela equipe da Montreal Ventures</w:t>
        </w:r>
      </w:ins>
      <w:r w:rsidRPr="00692C35">
        <w:t>, nosso processo será:</w:t>
      </w:r>
    </w:p>
    <w:p w14:paraId="71E91048" w14:textId="77777777" w:rsidR="00692C35" w:rsidRPr="00692C35" w:rsidRDefault="00692C35" w:rsidP="00692C35">
      <w:pPr>
        <w:numPr>
          <w:ilvl w:val="0"/>
          <w:numId w:val="27"/>
        </w:numPr>
      </w:pPr>
      <w:r w:rsidRPr="00692C35">
        <w:rPr>
          <w:b/>
          <w:bCs/>
        </w:rPr>
        <w:t>Diagnóstico e Estratégia:</w:t>
      </w:r>
      <w:r w:rsidRPr="00692C35">
        <w:t> Juntamente com o empreendedor, definiremos a solução técnica e o perfil da equipe necessária.</w:t>
      </w:r>
    </w:p>
    <w:p w14:paraId="15228AC7" w14:textId="4CAAA5F3" w:rsidR="00692C35" w:rsidRPr="00692C35" w:rsidRDefault="00692C35" w:rsidP="00692C35">
      <w:pPr>
        <w:numPr>
          <w:ilvl w:val="0"/>
          <w:numId w:val="27"/>
        </w:numPr>
      </w:pPr>
      <w:r w:rsidRPr="00692C35">
        <w:rPr>
          <w:b/>
          <w:bCs/>
        </w:rPr>
        <w:t>Busca e Seleção:</w:t>
      </w:r>
      <w:r w:rsidRPr="00692C35">
        <w:t xml:space="preserve"> A </w:t>
      </w:r>
      <w:proofErr w:type="spellStart"/>
      <w:r w:rsidRPr="00692C35">
        <w:t>CoCreate</w:t>
      </w:r>
      <w:proofErr w:type="spellEnd"/>
      <w:r w:rsidRPr="00692C35">
        <w:t xml:space="preserve"> AI conduzirá o processo para encontrar e apresentar os desenvolvedores ou times mais adequados para a tarefa.</w:t>
      </w:r>
    </w:p>
    <w:p w14:paraId="6932A811" w14:textId="77777777" w:rsidR="00692C35" w:rsidRPr="00692C35" w:rsidRDefault="00692C35" w:rsidP="00692C35">
      <w:pPr>
        <w:numPr>
          <w:ilvl w:val="0"/>
          <w:numId w:val="27"/>
        </w:numPr>
      </w:pPr>
      <w:r w:rsidRPr="00692C35">
        <w:rPr>
          <w:b/>
          <w:bCs/>
        </w:rPr>
        <w:t>Orçamento e Contratação:</w:t>
      </w:r>
      <w:r w:rsidRPr="00692C35">
        <w:t xml:space="preserve"> Apresentaremos um orçamento claro para aprovação da Montreal. A contratação será feita diretamente ou via </w:t>
      </w:r>
      <w:proofErr w:type="spellStart"/>
      <w:r w:rsidRPr="00692C35">
        <w:t>CoCreate</w:t>
      </w:r>
      <w:proofErr w:type="spellEnd"/>
      <w:r w:rsidRPr="00692C35">
        <w:t xml:space="preserve"> AI, em um acordo separado.</w:t>
      </w:r>
    </w:p>
    <w:p w14:paraId="576681B8" w14:textId="77777777" w:rsidR="00692C35" w:rsidRPr="00692C35" w:rsidRDefault="00692C35" w:rsidP="00692C35">
      <w:pPr>
        <w:numPr>
          <w:ilvl w:val="0"/>
          <w:numId w:val="27"/>
        </w:numPr>
      </w:pPr>
      <w:r w:rsidRPr="00692C35">
        <w:rPr>
          <w:b/>
          <w:bCs/>
        </w:rPr>
        <w:t>Coordenação Técnica:</w:t>
      </w:r>
      <w:r w:rsidRPr="00692C35">
        <w:t> Após a contratação, faremos a ponte entre o empreendedor e a equipe de desenvolvimento, garantindo que a visão estratégica seja executada corretamente.</w:t>
      </w:r>
    </w:p>
    <w:p w14:paraId="128B5F1E" w14:textId="77777777" w:rsidR="00692C35" w:rsidRPr="00692C35" w:rsidRDefault="00000000" w:rsidP="00692C35">
      <w:r>
        <w:rPr>
          <w:noProof/>
        </w:rPr>
        <w:pict w14:anchorId="662D4830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07CCAB43" w14:textId="77777777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>3. Escopo de Entregáveis e Serviços</w:t>
      </w:r>
    </w:p>
    <w:p w14:paraId="51D2E701" w14:textId="01327800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 xml:space="preserve">3.1. Desenvolvimento do </w:t>
      </w:r>
      <w:del w:id="14" w:author="Jenny Sousa" w:date="2026-02-28T14:32:00Z" w16du:dateUtc="2026-02-28T17:32:00Z">
        <w:r w:rsidRPr="00692C35" w:rsidDel="003F1B1A">
          <w:rPr>
            <w:b/>
            <w:bCs/>
          </w:rPr>
          <w:delText>Move Studio</w:delText>
        </w:r>
      </w:del>
      <w:ins w:id="15" w:author="Jenny Sousa" w:date="2026-02-28T14:32:00Z" w16du:dateUtc="2026-02-28T17:32:00Z">
        <w:r w:rsidR="003F1B1A">
          <w:rPr>
            <w:b/>
            <w:bCs/>
          </w:rPr>
          <w:t>Projeto EKS</w:t>
        </w:r>
      </w:ins>
      <w:r w:rsidRPr="00692C35">
        <w:rPr>
          <w:b/>
          <w:bCs/>
        </w:rPr>
        <w:t xml:space="preserve"> (Ambiente do Programa)</w:t>
      </w:r>
    </w:p>
    <w:p w14:paraId="22F4FE03" w14:textId="6D855DDF" w:rsidR="00692C35" w:rsidRPr="00692C35" w:rsidRDefault="00692C35" w:rsidP="00692C35">
      <w:r w:rsidRPr="00692C35">
        <w:t xml:space="preserve">Trabalharemos em conjunto para criar a plataforma digital do Move </w:t>
      </w:r>
      <w:del w:id="16" w:author="Vinicius Mendes Marcilio" w:date="2025-08-05T17:19:00Z" w16du:dateUtc="2025-08-05T20:19:00Z">
        <w:r w:rsidRPr="00692C35" w:rsidDel="00F31982">
          <w:delText>Studio</w:delText>
        </w:r>
      </w:del>
      <w:ins w:id="17" w:author="Vinicius Mendes Marcilio" w:date="2025-08-05T17:19:00Z" w16du:dateUtc="2025-08-05T20:19:00Z">
        <w:r w:rsidR="00F31982">
          <w:t>Track</w:t>
        </w:r>
      </w:ins>
      <w:r w:rsidRPr="00692C35">
        <w:t>, com os seguintes componentes: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3181"/>
        <w:gridCol w:w="3084"/>
      </w:tblGrid>
      <w:tr w:rsidR="00692C35" w:rsidRPr="00692C35" w14:paraId="151D69C6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17B1A" w14:textId="77777777" w:rsidR="00692C35" w:rsidRPr="00692C35" w:rsidRDefault="00692C35" w:rsidP="00692C35">
            <w:pPr>
              <w:rPr>
                <w:b/>
                <w:bCs/>
              </w:rPr>
            </w:pPr>
            <w:r w:rsidRPr="00692C35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C6F42" w14:textId="77777777" w:rsidR="00692C35" w:rsidRPr="00692C35" w:rsidRDefault="00692C35" w:rsidP="00692C35">
            <w:pPr>
              <w:rPr>
                <w:b/>
                <w:bCs/>
              </w:rPr>
            </w:pPr>
            <w:r w:rsidRPr="00692C35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51682" w14:textId="77777777" w:rsidR="00692C35" w:rsidRPr="00692C35" w:rsidRDefault="00692C35" w:rsidP="00692C35">
            <w:pPr>
              <w:rPr>
                <w:b/>
                <w:bCs/>
              </w:rPr>
            </w:pPr>
            <w:r w:rsidRPr="00692C35">
              <w:rPr>
                <w:b/>
                <w:bCs/>
              </w:rPr>
              <w:t xml:space="preserve">Apoio Estratégico da </w:t>
            </w:r>
            <w:proofErr w:type="spellStart"/>
            <w:r w:rsidRPr="00692C35">
              <w:rPr>
                <w:b/>
                <w:bCs/>
              </w:rPr>
              <w:t>CoCreate</w:t>
            </w:r>
            <w:proofErr w:type="spellEnd"/>
            <w:r w:rsidRPr="00692C35">
              <w:rPr>
                <w:b/>
                <w:bCs/>
              </w:rPr>
              <w:t xml:space="preserve"> AI</w:t>
            </w:r>
          </w:p>
        </w:tc>
      </w:tr>
      <w:tr w:rsidR="00692C35" w:rsidRPr="00692C35" w14:paraId="04AFDF6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F7DAA" w14:textId="77777777" w:rsidR="00692C35" w:rsidRPr="00692C35" w:rsidRDefault="00692C35" w:rsidP="00692C35">
            <w:r w:rsidRPr="00692C35">
              <w:rPr>
                <w:b/>
                <w:bCs/>
              </w:rPr>
              <w:t>a) Sistema de Memória Coletiva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4A717" w14:textId="77777777" w:rsidR="00692C35" w:rsidRPr="00692C35" w:rsidRDefault="00692C35" w:rsidP="00692C35">
            <w:proofErr w:type="spellStart"/>
            <w:r w:rsidRPr="00692C35">
              <w:t>Chatbot</w:t>
            </w:r>
            <w:proofErr w:type="spellEnd"/>
            <w:r w:rsidRPr="00692C35">
              <w:t xml:space="preserve"> inteligente com RAG para consulta a atas, documentos e histórico do programa. Base de conhecimento consultável por IA.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B105F" w14:textId="77777777" w:rsidR="00692C35" w:rsidRPr="00692C35" w:rsidRDefault="00692C35" w:rsidP="00692C35">
            <w:r w:rsidRPr="00692C35">
              <w:t>Apoiar o empreendedor na definição da arquitetura, na criação de prompts e na estratégia de dados para o treino do modelo.</w:t>
            </w:r>
          </w:p>
        </w:tc>
      </w:tr>
      <w:tr w:rsidR="00692C35" w:rsidRPr="00692C35" w14:paraId="396F56E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98864" w14:textId="77777777" w:rsidR="00692C35" w:rsidRPr="00692C35" w:rsidRDefault="00692C35" w:rsidP="00692C35">
            <w:r w:rsidRPr="00692C35">
              <w:rPr>
                <w:b/>
                <w:bCs/>
              </w:rPr>
              <w:lastRenderedPageBreak/>
              <w:t>b) Dashboard de Maturidade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263B4" w14:textId="77777777" w:rsidR="00692C35" w:rsidRPr="00692C35" w:rsidRDefault="00692C35" w:rsidP="00692C35">
            <w:r w:rsidRPr="00692C35">
              <w:t xml:space="preserve">Ferramenta de avaliação "antes e depois" com radar visual, métricas de evolução e </w:t>
            </w:r>
            <w:proofErr w:type="spellStart"/>
            <w:r w:rsidRPr="00692C35">
              <w:t>roadmap</w:t>
            </w:r>
            <w:proofErr w:type="spellEnd"/>
            <w:r w:rsidRPr="00692C35">
              <w:t xml:space="preserve"> personalizado por startup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7E880" w14:textId="77777777" w:rsidR="00692C35" w:rsidRPr="00692C35" w:rsidRDefault="00692C35" w:rsidP="00692C35">
            <w:r w:rsidRPr="00692C35">
              <w:t xml:space="preserve">Fornecer suporte consultivo na criação da metodologia de </w:t>
            </w:r>
            <w:proofErr w:type="spellStart"/>
            <w:r w:rsidRPr="00692C35">
              <w:t>scoring</w:t>
            </w:r>
            <w:proofErr w:type="spellEnd"/>
            <w:r w:rsidRPr="00692C35">
              <w:t xml:space="preserve"> e na definição das métricas de avaliação.</w:t>
            </w:r>
          </w:p>
        </w:tc>
      </w:tr>
      <w:tr w:rsidR="00692C35" w:rsidRPr="00692C35" w14:paraId="7334CF1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6DFE5" w14:textId="77777777" w:rsidR="00692C35" w:rsidRPr="00692C35" w:rsidRDefault="00692C35" w:rsidP="00692C35">
            <w:r w:rsidRPr="00692C35">
              <w:rPr>
                <w:b/>
                <w:bCs/>
              </w:rPr>
              <w:t>c) Landing Page + Seleção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84290" w14:textId="77777777" w:rsidR="00692C35" w:rsidRPr="00692C35" w:rsidRDefault="00692C35" w:rsidP="00692C35">
            <w:r w:rsidRPr="00692C35">
              <w:t>Portal de inscrições com formulário inteligente e entrevista automatizada por 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E5737" w14:textId="77777777" w:rsidR="00692C35" w:rsidRPr="00692C35" w:rsidRDefault="00692C35" w:rsidP="00692C35">
            <w:r w:rsidRPr="00692C35">
              <w:t>Dar suporte no desenho do fluxo de seleção e na definição dos critérios de IA para a triagem dos candidatos.</w:t>
            </w:r>
          </w:p>
        </w:tc>
      </w:tr>
      <w:tr w:rsidR="00692C35" w:rsidRPr="00692C35" w14:paraId="06B05E2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8A334" w14:textId="77777777" w:rsidR="00692C35" w:rsidRPr="00692C35" w:rsidRDefault="00692C35" w:rsidP="00692C35">
            <w:r w:rsidRPr="00692C35">
              <w:rPr>
                <w:b/>
                <w:bCs/>
              </w:rPr>
              <w:t>d) Transferência de Conhecimento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9EE9D" w14:textId="77777777" w:rsidR="00692C35" w:rsidRPr="00692C35" w:rsidRDefault="00692C35" w:rsidP="00692C35">
            <w:r w:rsidRPr="00692C35">
              <w:t>Documentação técnica completa e treinamento da equipe Montreal para manutenção autônoma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3C604" w14:textId="77777777" w:rsidR="00692C35" w:rsidRPr="00692C35" w:rsidRDefault="00692C35" w:rsidP="00692C35">
            <w:r w:rsidRPr="00692C35">
              <w:t>Apoiar o empreendedor na estruturação e na revisão da documentação técnica do projeto.</w:t>
            </w:r>
          </w:p>
        </w:tc>
      </w:tr>
    </w:tbl>
    <w:p w14:paraId="1DE50E4B" w14:textId="77777777" w:rsidR="00F31982" w:rsidRDefault="00F31982" w:rsidP="00692C35">
      <w:pPr>
        <w:rPr>
          <w:ins w:id="18" w:author="Vinicius Mendes Marcilio" w:date="2025-08-05T17:20:00Z" w16du:dateUtc="2025-08-05T20:20:00Z"/>
          <w:b/>
          <w:bCs/>
        </w:rPr>
      </w:pPr>
    </w:p>
    <w:p w14:paraId="3718915A" w14:textId="2D8C0B3F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>3.2. Apoio Técnico e Estratégico às</w:t>
      </w:r>
      <w:del w:id="19" w:author="Vinicius Mendes Marcilio" w:date="2025-08-05T17:20:00Z" w16du:dateUtc="2025-08-05T20:20:00Z">
        <w:r w:rsidRPr="00692C35" w:rsidDel="00F31982">
          <w:rPr>
            <w:b/>
            <w:bCs/>
          </w:rPr>
          <w:delText xml:space="preserve"> 3</w:delText>
        </w:r>
      </w:del>
      <w:r w:rsidRPr="00692C35">
        <w:rPr>
          <w:b/>
          <w:bCs/>
        </w:rPr>
        <w:t xml:space="preserve"> Startups</w:t>
      </w:r>
    </w:p>
    <w:p w14:paraId="448CF05A" w14:textId="77777777" w:rsidR="00692C35" w:rsidRPr="00692C35" w:rsidRDefault="00692C35" w:rsidP="00692C35">
      <w:r w:rsidRPr="00692C35">
        <w:t>Acompanhamento quinzenal focado em:</w:t>
      </w:r>
    </w:p>
    <w:p w14:paraId="6DED918C" w14:textId="77777777" w:rsidR="00692C35" w:rsidRPr="00692C35" w:rsidRDefault="00692C35" w:rsidP="00692C35">
      <w:pPr>
        <w:numPr>
          <w:ilvl w:val="0"/>
          <w:numId w:val="28"/>
        </w:numPr>
      </w:pPr>
      <w:r w:rsidRPr="00692C35">
        <w:rPr>
          <w:b/>
          <w:bCs/>
        </w:rPr>
        <w:t>Automação Inteligente:</w:t>
      </w:r>
      <w:r w:rsidRPr="00692C35">
        <w:t> Identificar oportunidades de IA nos processos de negócio</w:t>
      </w:r>
    </w:p>
    <w:p w14:paraId="4DF5946E" w14:textId="77777777" w:rsidR="00692C35" w:rsidRPr="00692C35" w:rsidRDefault="00692C35" w:rsidP="00692C35">
      <w:pPr>
        <w:numPr>
          <w:ilvl w:val="0"/>
          <w:numId w:val="28"/>
        </w:numPr>
      </w:pPr>
      <w:r w:rsidRPr="00692C35">
        <w:rPr>
          <w:b/>
          <w:bCs/>
        </w:rPr>
        <w:t>Validação Técnica:</w:t>
      </w:r>
      <w:r w:rsidRPr="00692C35">
        <w:t> Avaliar viabilidade e arquitetura das soluções de IA propostas</w:t>
      </w:r>
    </w:p>
    <w:p w14:paraId="614C2171" w14:textId="77777777" w:rsidR="00692C35" w:rsidRPr="00692C35" w:rsidRDefault="00692C35" w:rsidP="00692C35">
      <w:pPr>
        <w:numPr>
          <w:ilvl w:val="0"/>
          <w:numId w:val="28"/>
        </w:numPr>
      </w:pPr>
      <w:r w:rsidRPr="00692C35">
        <w:rPr>
          <w:b/>
          <w:bCs/>
        </w:rPr>
        <w:t>Go-</w:t>
      </w:r>
      <w:proofErr w:type="spellStart"/>
      <w:r w:rsidRPr="00692C35">
        <w:rPr>
          <w:b/>
          <w:bCs/>
        </w:rPr>
        <w:t>to</w:t>
      </w:r>
      <w:proofErr w:type="spellEnd"/>
      <w:r w:rsidRPr="00692C35">
        <w:rPr>
          <w:b/>
          <w:bCs/>
        </w:rPr>
        <w:t>-Market:</w:t>
      </w:r>
      <w:r w:rsidRPr="00692C35">
        <w:t> Estratégias de venda e posicionamento de produtos</w:t>
      </w:r>
    </w:p>
    <w:p w14:paraId="40ABD1F4" w14:textId="77777777" w:rsidR="00692C35" w:rsidRPr="00692C35" w:rsidRDefault="00692C35" w:rsidP="00692C35">
      <w:pPr>
        <w:numPr>
          <w:ilvl w:val="0"/>
          <w:numId w:val="28"/>
        </w:numPr>
      </w:pPr>
      <w:r w:rsidRPr="00692C35">
        <w:rPr>
          <w:b/>
          <w:bCs/>
        </w:rPr>
        <w:t>Prototipagem Rápida:</w:t>
      </w:r>
      <w:r w:rsidRPr="00692C35">
        <w:t xml:space="preserve"> Orientação para </w:t>
      </w:r>
      <w:proofErr w:type="spellStart"/>
      <w:r w:rsidRPr="00692C35">
        <w:t>MVPs</w:t>
      </w:r>
      <w:proofErr w:type="spellEnd"/>
      <w:r w:rsidRPr="00692C35">
        <w:t xml:space="preserve"> e </w:t>
      </w:r>
      <w:proofErr w:type="spellStart"/>
      <w:r w:rsidRPr="00692C35">
        <w:t>PoCs</w:t>
      </w:r>
      <w:proofErr w:type="spellEnd"/>
      <w:r w:rsidRPr="00692C35">
        <w:t xml:space="preserve"> com IA</w:t>
      </w:r>
    </w:p>
    <w:p w14:paraId="1AA258AE" w14:textId="77777777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>3.3. Programa de Capacitação</w:t>
      </w:r>
    </w:p>
    <w:p w14:paraId="6130D949" w14:textId="77777777" w:rsidR="00692C35" w:rsidRPr="00692C35" w:rsidRDefault="00692C35" w:rsidP="00692C35">
      <w:r w:rsidRPr="00692C35">
        <w:rPr>
          <w:b/>
          <w:bCs/>
        </w:rPr>
        <w:t>Destaque do Workshop "IA para Negócios":</w:t>
      </w:r>
      <w:r w:rsidRPr="00692C35">
        <w:t> </w:t>
      </w:r>
      <w:r w:rsidRPr="00692C35">
        <w:rPr>
          <w:i/>
          <w:iCs/>
        </w:rPr>
        <w:t>O objetivo é capacitar os participantes a usar ferramentas de prototipagem rápida (</w:t>
      </w:r>
      <w:proofErr w:type="spellStart"/>
      <w:r w:rsidRPr="00692C35">
        <w:rPr>
          <w:i/>
          <w:iCs/>
        </w:rPr>
        <w:t>low-code</w:t>
      </w:r>
      <w:proofErr w:type="spellEnd"/>
      <w:r w:rsidRPr="00692C35">
        <w:rPr>
          <w:i/>
          <w:iCs/>
        </w:rPr>
        <w:t>/no-</w:t>
      </w:r>
      <w:proofErr w:type="spellStart"/>
      <w:r w:rsidRPr="00692C35">
        <w:rPr>
          <w:i/>
          <w:iCs/>
        </w:rPr>
        <w:t>code</w:t>
      </w:r>
      <w:proofErr w:type="spellEnd"/>
      <w:r w:rsidRPr="00692C35">
        <w:rPr>
          <w:i/>
          <w:iCs/>
        </w:rPr>
        <w:t xml:space="preserve">) como </w:t>
      </w:r>
      <w:proofErr w:type="spellStart"/>
      <w:r w:rsidRPr="00692C35">
        <w:rPr>
          <w:i/>
          <w:iCs/>
        </w:rPr>
        <w:t>LangFlow</w:t>
      </w:r>
      <w:proofErr w:type="spellEnd"/>
      <w:r w:rsidRPr="00692C35">
        <w:rPr>
          <w:i/>
          <w:iCs/>
        </w:rPr>
        <w:t xml:space="preserve">, </w:t>
      </w:r>
      <w:proofErr w:type="spellStart"/>
      <w:r w:rsidRPr="00692C35">
        <w:rPr>
          <w:i/>
          <w:iCs/>
        </w:rPr>
        <w:t>VoiceFlow</w:t>
      </w:r>
      <w:proofErr w:type="spellEnd"/>
      <w:r w:rsidRPr="00692C35">
        <w:rPr>
          <w:i/>
          <w:iCs/>
        </w:rPr>
        <w:t>, e outras, para que possam validar suas ideias de IA de forma ágil e com baixo custo, antes de partirem para o desenvolvimento completo.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2258"/>
        <w:gridCol w:w="1313"/>
        <w:gridCol w:w="1224"/>
        <w:gridCol w:w="1807"/>
      </w:tblGrid>
      <w:tr w:rsidR="00692C35" w:rsidRPr="00692C35" w14:paraId="43BB1E57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CA9B3" w14:textId="77777777" w:rsidR="00692C35" w:rsidRPr="00692C35" w:rsidRDefault="00692C35" w:rsidP="00692C35">
            <w:pPr>
              <w:rPr>
                <w:b/>
                <w:bCs/>
              </w:rPr>
            </w:pPr>
            <w:r w:rsidRPr="00692C35">
              <w:rPr>
                <w:b/>
                <w:bCs/>
              </w:rPr>
              <w:lastRenderedPageBreak/>
              <w:t>Evento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70C3F" w14:textId="77777777" w:rsidR="00692C35" w:rsidRPr="00692C35" w:rsidRDefault="00692C35" w:rsidP="00692C35">
            <w:pPr>
              <w:rPr>
                <w:b/>
                <w:bCs/>
              </w:rPr>
            </w:pPr>
            <w:r w:rsidRPr="00692C35">
              <w:rPr>
                <w:b/>
                <w:bCs/>
              </w:rPr>
              <w:t>Público-Alvo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DAD05" w14:textId="77777777" w:rsidR="00692C35" w:rsidRPr="00692C35" w:rsidRDefault="00692C35" w:rsidP="00692C35">
            <w:pPr>
              <w:rPr>
                <w:b/>
                <w:bCs/>
              </w:rPr>
            </w:pPr>
            <w:r w:rsidRPr="00692C35">
              <w:rPr>
                <w:b/>
                <w:bCs/>
              </w:rPr>
              <w:t>Duração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37460" w14:textId="77777777" w:rsidR="00692C35" w:rsidRPr="00692C35" w:rsidRDefault="00692C35" w:rsidP="00692C35">
            <w:pPr>
              <w:rPr>
                <w:b/>
                <w:bCs/>
              </w:rPr>
            </w:pPr>
            <w:r w:rsidRPr="00692C35">
              <w:rPr>
                <w:b/>
                <w:bCs/>
              </w:rPr>
              <w:t>Horário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485BA" w14:textId="77777777" w:rsidR="00692C35" w:rsidRPr="00692C35" w:rsidRDefault="00692C35" w:rsidP="00692C35">
            <w:pPr>
              <w:rPr>
                <w:b/>
                <w:bCs/>
              </w:rPr>
            </w:pPr>
            <w:r w:rsidRPr="00692C35">
              <w:rPr>
                <w:b/>
                <w:bCs/>
              </w:rPr>
              <w:t>Responsável</w:t>
            </w:r>
          </w:p>
        </w:tc>
      </w:tr>
      <w:tr w:rsidR="00692C35" w:rsidRPr="00692C35" w14:paraId="3EAD220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7CD6A" w14:textId="77777777" w:rsidR="00692C35" w:rsidRPr="00692C35" w:rsidRDefault="00692C35" w:rsidP="00692C35">
            <w:r w:rsidRPr="00692C35">
              <w:rPr>
                <w:b/>
                <w:bCs/>
              </w:rPr>
              <w:t>Masterclass: IA para Startups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0453C" w14:textId="77777777" w:rsidR="00692C35" w:rsidRPr="00692C35" w:rsidRDefault="00692C35" w:rsidP="00692C35">
            <w:r w:rsidRPr="00692C35">
              <w:t>Empreendedores das</w:t>
            </w:r>
            <w:del w:id="20" w:author="Vinicius Mendes Marcilio" w:date="2025-08-05T17:21:00Z" w16du:dateUtc="2025-08-05T20:21:00Z">
              <w:r w:rsidRPr="00692C35" w:rsidDel="00F31982">
                <w:delText xml:space="preserve"> 3</w:delText>
              </w:r>
            </w:del>
            <w:r w:rsidRPr="00692C35">
              <w:t xml:space="preserve"> startups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CCDAA" w14:textId="77777777" w:rsidR="00692C35" w:rsidRPr="00692C35" w:rsidRDefault="00692C35" w:rsidP="00692C35">
            <w:r w:rsidRPr="00692C35">
              <w:t>3h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AB571" w14:textId="77777777" w:rsidR="00692C35" w:rsidRPr="00692C35" w:rsidRDefault="00692C35" w:rsidP="00692C35">
            <w:r w:rsidRPr="00692C35">
              <w:t>Após 19:30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FAEAE" w14:textId="77777777" w:rsidR="00692C35" w:rsidRPr="00692C35" w:rsidRDefault="00692C35" w:rsidP="00692C35">
            <w:r w:rsidRPr="00692C35">
              <w:t>Rodrigo Trindade</w:t>
            </w:r>
          </w:p>
        </w:tc>
      </w:tr>
      <w:tr w:rsidR="00692C35" w:rsidRPr="00692C35" w14:paraId="4DD4825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FE3D35" w14:textId="77777777" w:rsidR="00692C35" w:rsidRPr="00692C35" w:rsidRDefault="00692C35" w:rsidP="00692C35">
            <w:r w:rsidRPr="00692C35">
              <w:rPr>
                <w:b/>
                <w:bCs/>
              </w:rPr>
              <w:t>Workshop: IA para Negócios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EE09D" w14:textId="77777777" w:rsidR="00692C35" w:rsidRPr="00692C35" w:rsidRDefault="00692C35" w:rsidP="00692C35">
            <w:r w:rsidRPr="00692C35">
              <w:t>Empreendedores e Time Montreal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BB004" w14:textId="77777777" w:rsidR="00692C35" w:rsidRPr="00692C35" w:rsidRDefault="00692C35" w:rsidP="00692C35">
            <w:r w:rsidRPr="00692C35">
              <w:t>3h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C6025" w14:textId="77777777" w:rsidR="00692C35" w:rsidRPr="00692C35" w:rsidRDefault="00692C35" w:rsidP="00692C35">
            <w:r w:rsidRPr="00692C35">
              <w:t>A definir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14B5A" w14:textId="77777777" w:rsidR="00692C35" w:rsidRPr="00692C35" w:rsidRDefault="00692C35" w:rsidP="00692C35">
            <w:r w:rsidRPr="00692C35">
              <w:t>Rodrigo Trindade</w:t>
            </w:r>
          </w:p>
        </w:tc>
      </w:tr>
    </w:tbl>
    <w:p w14:paraId="6C999B8C" w14:textId="77777777" w:rsidR="00692C35" w:rsidRPr="00692C35" w:rsidRDefault="00000000" w:rsidP="00692C35">
      <w:r>
        <w:rPr>
          <w:noProof/>
        </w:rPr>
        <w:pict w14:anchorId="723738D2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5BF1366E" w14:textId="77777777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>4. Estrutura de Investimento</w:t>
      </w:r>
    </w:p>
    <w:p w14:paraId="4FC1FB71" w14:textId="77777777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>4.1. Apoio Técnico e Estratégico (Taxa Mensal)</w:t>
      </w:r>
    </w:p>
    <w:p w14:paraId="5FD803F4" w14:textId="77777777" w:rsidR="00692C35" w:rsidRPr="00692C35" w:rsidRDefault="00692C35" w:rsidP="00692C35">
      <w:pPr>
        <w:numPr>
          <w:ilvl w:val="0"/>
          <w:numId w:val="29"/>
        </w:numPr>
      </w:pPr>
      <w:r w:rsidRPr="00692C35">
        <w:rPr>
          <w:b/>
          <w:bCs/>
        </w:rPr>
        <w:t>Valor do Apoio Estratégico:</w:t>
      </w:r>
      <w:r w:rsidRPr="00692C35">
        <w:t> R$ 7.000/mês</w:t>
      </w:r>
    </w:p>
    <w:p w14:paraId="7D1C82AD" w14:textId="083246FC" w:rsidR="00692C35" w:rsidRPr="00692C35" w:rsidRDefault="00692C35" w:rsidP="00692C35">
      <w:pPr>
        <w:numPr>
          <w:ilvl w:val="0"/>
          <w:numId w:val="29"/>
        </w:numPr>
      </w:pPr>
      <w:r w:rsidRPr="00692C35">
        <w:rPr>
          <w:b/>
          <w:bCs/>
        </w:rPr>
        <w:t>Inclui:</w:t>
      </w:r>
      <w:r w:rsidRPr="00692C35">
        <w:t xml:space="preserve"> O suporte consultivo às startups e ao desenvolvimento do </w:t>
      </w:r>
      <w:del w:id="21" w:author="Jenny Sousa" w:date="2026-02-28T14:32:00Z" w16du:dateUtc="2026-02-28T17:32:00Z">
        <w:r w:rsidRPr="00692C35" w:rsidDel="003F1B1A">
          <w:delText>Move Studio</w:delText>
        </w:r>
      </w:del>
      <w:ins w:id="22" w:author="Jenny Sousa" w:date="2026-02-28T14:32:00Z" w16du:dateUtc="2026-02-28T17:32:00Z">
        <w:r w:rsidR="003F1B1A">
          <w:t>Projeto EKS</w:t>
        </w:r>
      </w:ins>
      <w:r w:rsidRPr="00692C35">
        <w:t>, além das capacitações descritas.</w:t>
      </w:r>
    </w:p>
    <w:p w14:paraId="49CE1B49" w14:textId="77777777" w:rsidR="00692C35" w:rsidRPr="00692C35" w:rsidRDefault="00692C35" w:rsidP="00692C35">
      <w:pPr>
        <w:numPr>
          <w:ilvl w:val="0"/>
          <w:numId w:val="29"/>
        </w:numPr>
      </w:pPr>
      <w:r w:rsidRPr="00692C35">
        <w:rPr>
          <w:b/>
          <w:bCs/>
        </w:rPr>
        <w:t>Não Inclui:</w:t>
      </w:r>
      <w:r w:rsidRPr="00692C35">
        <w:t> Custos com desenvolvimento, que serão orçados à parte.</w:t>
      </w:r>
    </w:p>
    <w:p w14:paraId="02F9A3DA" w14:textId="77777777" w:rsidR="00692C35" w:rsidRPr="00692C35" w:rsidRDefault="00692C35" w:rsidP="00692C35">
      <w:pPr>
        <w:numPr>
          <w:ilvl w:val="0"/>
          <w:numId w:val="29"/>
        </w:numPr>
      </w:pPr>
      <w:r w:rsidRPr="00692C35">
        <w:rPr>
          <w:b/>
          <w:bCs/>
        </w:rPr>
        <w:t>Duração Prevista:</w:t>
      </w:r>
      <w:r w:rsidRPr="00692C35">
        <w:t> 6 meses (2 meses preparação + 4 meses programa)</w:t>
      </w:r>
    </w:p>
    <w:p w14:paraId="3E0F9DFD" w14:textId="77777777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>4.2. Desenvolvimento e Serviços Adicionais</w:t>
      </w:r>
    </w:p>
    <w:p w14:paraId="782CCACD" w14:textId="77777777" w:rsidR="00692C35" w:rsidRPr="00692C35" w:rsidRDefault="00692C35" w:rsidP="00692C35">
      <w:pPr>
        <w:numPr>
          <w:ilvl w:val="0"/>
          <w:numId w:val="30"/>
        </w:numPr>
      </w:pPr>
      <w:r w:rsidRPr="00692C35">
        <w:rPr>
          <w:b/>
          <w:bCs/>
        </w:rPr>
        <w:t>Recursos de Desenvolvimento:</w:t>
      </w:r>
      <w:r w:rsidRPr="00692C35">
        <w:t> Orçados sob demanda, conforme necessidade.</w:t>
      </w:r>
    </w:p>
    <w:p w14:paraId="696D0DC9" w14:textId="77777777" w:rsidR="00692C35" w:rsidRPr="00692C35" w:rsidRDefault="00692C35" w:rsidP="00692C35">
      <w:pPr>
        <w:numPr>
          <w:ilvl w:val="0"/>
          <w:numId w:val="30"/>
        </w:numPr>
      </w:pPr>
      <w:r w:rsidRPr="00692C35">
        <w:rPr>
          <w:b/>
          <w:bCs/>
        </w:rPr>
        <w:t>Consultoria Técnica Avançada:</w:t>
      </w:r>
      <w:r w:rsidRPr="00692C35">
        <w:t> Pacotes de horas com especialistas para desafios específicos.</w:t>
      </w:r>
    </w:p>
    <w:p w14:paraId="17B6C6D7" w14:textId="77777777" w:rsidR="00692C35" w:rsidRPr="00692C35" w:rsidRDefault="00692C35" w:rsidP="00692C35">
      <w:r w:rsidRPr="00692C35">
        <w:rPr>
          <w:b/>
          <w:bCs/>
        </w:rPr>
        <w:t>TOTAL PREVISTO (GESTÃO):</w:t>
      </w:r>
      <w:r w:rsidRPr="00692C35">
        <w:t> </w:t>
      </w:r>
      <w:r w:rsidRPr="00692C35">
        <w:rPr>
          <w:b/>
          <w:bCs/>
        </w:rPr>
        <w:t>R$ 42.000</w:t>
      </w:r>
      <w:r w:rsidRPr="00692C35">
        <w:t> (6 meses) </w:t>
      </w:r>
      <w:r w:rsidRPr="00692C35">
        <w:rPr>
          <w:i/>
          <w:iCs/>
        </w:rPr>
        <w:t>O valor não inclui os custos com as equipes de desenvolvimento.</w:t>
      </w:r>
    </w:p>
    <w:p w14:paraId="59F6F262" w14:textId="77777777" w:rsidR="00692C35" w:rsidRPr="00692C35" w:rsidRDefault="00000000" w:rsidP="00692C35">
      <w:r>
        <w:rPr>
          <w:noProof/>
        </w:rPr>
        <w:pict w14:anchorId="4B8BB2E5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71BD6FFE" w14:textId="77777777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>5. Cronograma de Execução</w:t>
      </w:r>
    </w:p>
    <w:p w14:paraId="0B7E4DAD" w14:textId="77777777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>Fase 1: Preparação (2 meses previstos)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904"/>
        <w:gridCol w:w="2918"/>
        <w:gridCol w:w="2775"/>
      </w:tblGrid>
      <w:tr w:rsidR="00692C35" w:rsidRPr="00692C35" w14:paraId="1D1C770C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696A1" w14:textId="77777777" w:rsidR="00692C35" w:rsidRPr="00692C35" w:rsidRDefault="00692C35" w:rsidP="00692C35">
            <w:pPr>
              <w:rPr>
                <w:b/>
                <w:bCs/>
              </w:rPr>
            </w:pPr>
            <w:r w:rsidRPr="00692C35">
              <w:rPr>
                <w:b/>
                <w:bCs/>
              </w:rPr>
              <w:lastRenderedPageBreak/>
              <w:t>Mês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D5B7A" w14:textId="77777777" w:rsidR="00692C35" w:rsidRPr="00692C35" w:rsidRDefault="00692C35" w:rsidP="00692C35">
            <w:pPr>
              <w:rPr>
                <w:b/>
                <w:bCs/>
              </w:rPr>
            </w:pPr>
            <w:r w:rsidRPr="00692C35">
              <w:rPr>
                <w:b/>
                <w:bCs/>
              </w:rPr>
              <w:t>Foco da Gestão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B51FA" w14:textId="77777777" w:rsidR="00692C35" w:rsidRPr="00692C35" w:rsidRDefault="00692C35" w:rsidP="00692C35">
            <w:pPr>
              <w:rPr>
                <w:b/>
                <w:bCs/>
              </w:rPr>
            </w:pPr>
            <w:r w:rsidRPr="00692C35">
              <w:rPr>
                <w:b/>
                <w:bCs/>
              </w:rPr>
              <w:t>Entregáveis Estratégicos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4CAFE" w14:textId="77777777" w:rsidR="00692C35" w:rsidRPr="00692C35" w:rsidRDefault="00692C35" w:rsidP="00692C35">
            <w:pPr>
              <w:rPr>
                <w:b/>
                <w:bCs/>
              </w:rPr>
            </w:pPr>
            <w:r w:rsidRPr="00692C35">
              <w:rPr>
                <w:b/>
                <w:bCs/>
              </w:rPr>
              <w:t>Atividades</w:t>
            </w:r>
          </w:p>
        </w:tc>
      </w:tr>
      <w:tr w:rsidR="00692C35" w:rsidRPr="00692C35" w14:paraId="3E0D793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FDC1A" w14:textId="77777777" w:rsidR="00692C35" w:rsidRPr="00692C35" w:rsidRDefault="00692C35" w:rsidP="00692C35">
            <w:r w:rsidRPr="00692C35">
              <w:rPr>
                <w:b/>
                <w:bCs/>
              </w:rPr>
              <w:t>Mês 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BBBFE" w14:textId="77777777" w:rsidR="00692C35" w:rsidRPr="00692C35" w:rsidRDefault="00692C35" w:rsidP="00692C35">
            <w:r w:rsidRPr="00692C35">
              <w:t>Setup + Arquitetura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7E459" w14:textId="77777777" w:rsidR="00692C35" w:rsidRPr="00692C35" w:rsidRDefault="00692C35" w:rsidP="00692C35">
            <w:r w:rsidRPr="00692C35">
              <w:t>Especificações da Landing Page e Seleção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02BCE" w14:textId="77777777" w:rsidR="00692C35" w:rsidRPr="00692C35" w:rsidRDefault="00692C35" w:rsidP="00692C35">
            <w:r w:rsidRPr="00692C35">
              <w:t>Definição de metodologias e seleção de startups</w:t>
            </w:r>
          </w:p>
        </w:tc>
      </w:tr>
      <w:tr w:rsidR="00692C35" w:rsidRPr="00692C35" w14:paraId="53A4424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11F95" w14:textId="77777777" w:rsidR="00692C35" w:rsidRPr="00692C35" w:rsidRDefault="00692C35" w:rsidP="00692C35">
            <w:r w:rsidRPr="00692C35">
              <w:rPr>
                <w:b/>
                <w:bCs/>
              </w:rPr>
              <w:t>Mês 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56BB9" w14:textId="77777777" w:rsidR="00692C35" w:rsidRPr="00692C35" w:rsidRDefault="00692C35" w:rsidP="00692C35">
            <w:r w:rsidRPr="00692C35">
              <w:t>Estruturação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274D2" w14:textId="77777777" w:rsidR="00692C35" w:rsidRPr="00692C35" w:rsidRDefault="00692C35" w:rsidP="00692C35">
            <w:r w:rsidRPr="00692C35">
              <w:t>Especificações do Dashboard e Memória Coletiva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8633F" w14:textId="77777777" w:rsidR="00692C35" w:rsidRPr="00692C35" w:rsidRDefault="00692C35" w:rsidP="00692C35">
            <w:r w:rsidRPr="00692C35">
              <w:t>Workshop: IA para Negócios</w:t>
            </w:r>
          </w:p>
        </w:tc>
      </w:tr>
    </w:tbl>
    <w:p w14:paraId="5F8E6D56" w14:textId="77777777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>Fase 2: Programa (4 meses previstos)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2624"/>
        <w:gridCol w:w="2271"/>
        <w:gridCol w:w="2724"/>
      </w:tblGrid>
      <w:tr w:rsidR="00692C35" w:rsidRPr="00692C35" w14:paraId="75BE3E61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055F25" w14:textId="77777777" w:rsidR="00692C35" w:rsidRPr="00692C35" w:rsidRDefault="00692C35" w:rsidP="00692C35">
            <w:pPr>
              <w:rPr>
                <w:b/>
                <w:bCs/>
              </w:rPr>
            </w:pPr>
            <w:r w:rsidRPr="00692C35">
              <w:rPr>
                <w:b/>
                <w:bCs/>
              </w:rPr>
              <w:t>Mês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005A7" w14:textId="77777777" w:rsidR="00692C35" w:rsidRPr="00692C35" w:rsidRDefault="00692C35" w:rsidP="00692C35">
            <w:pPr>
              <w:rPr>
                <w:b/>
                <w:bCs/>
              </w:rPr>
            </w:pPr>
            <w:r w:rsidRPr="00692C35">
              <w:rPr>
                <w:b/>
                <w:bCs/>
              </w:rPr>
              <w:t>Foco da Gestão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5B135" w14:textId="77777777" w:rsidR="00692C35" w:rsidRPr="00692C35" w:rsidRDefault="00692C35" w:rsidP="00692C35">
            <w:pPr>
              <w:rPr>
                <w:b/>
                <w:bCs/>
              </w:rPr>
            </w:pPr>
            <w:r w:rsidRPr="00692C35">
              <w:rPr>
                <w:b/>
                <w:bCs/>
              </w:rPr>
              <w:t>Entregáveis Estratégicos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C1A6A" w14:textId="77777777" w:rsidR="00692C35" w:rsidRPr="00692C35" w:rsidRDefault="00692C35" w:rsidP="00692C35">
            <w:pPr>
              <w:rPr>
                <w:b/>
                <w:bCs/>
              </w:rPr>
            </w:pPr>
            <w:r w:rsidRPr="00692C35">
              <w:rPr>
                <w:b/>
                <w:bCs/>
              </w:rPr>
              <w:t>Atividades de Gestão</w:t>
            </w:r>
          </w:p>
        </w:tc>
      </w:tr>
      <w:tr w:rsidR="00692C35" w:rsidRPr="00692C35" w14:paraId="2770276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C0255" w14:textId="77777777" w:rsidR="00692C35" w:rsidRPr="00692C35" w:rsidRDefault="00692C35" w:rsidP="00692C35">
            <w:r w:rsidRPr="00692C35">
              <w:rPr>
                <w:b/>
                <w:bCs/>
              </w:rPr>
              <w:t>Mês 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22A5B" w14:textId="77777777" w:rsidR="00692C35" w:rsidRPr="00692C35" w:rsidRDefault="00692C35" w:rsidP="00692C35">
            <w:r w:rsidRPr="00692C35">
              <w:t>Início do Programa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FB6BB" w14:textId="77777777" w:rsidR="00692C35" w:rsidRPr="00692C35" w:rsidRDefault="00692C35" w:rsidP="00692C35">
            <w:r w:rsidRPr="00692C35">
              <w:t>Validação das primeiras entregas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1FD53" w14:textId="77777777" w:rsidR="00692C35" w:rsidRPr="00692C35" w:rsidRDefault="00692C35" w:rsidP="00692C35">
            <w:r w:rsidRPr="00692C35">
              <w:t>Gestão técnica das 3 startups</w:t>
            </w:r>
          </w:p>
        </w:tc>
      </w:tr>
      <w:tr w:rsidR="00692C35" w:rsidRPr="00692C35" w14:paraId="16672FA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37FFE" w14:textId="77777777" w:rsidR="00692C35" w:rsidRPr="00692C35" w:rsidRDefault="00692C35" w:rsidP="00692C35">
            <w:r w:rsidRPr="00692C35">
              <w:rPr>
                <w:b/>
                <w:bCs/>
              </w:rPr>
              <w:t>Mês 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1FF40" w14:textId="77777777" w:rsidR="00692C35" w:rsidRPr="00692C35" w:rsidRDefault="00692C35" w:rsidP="00692C35">
            <w:r w:rsidRPr="00692C35">
              <w:t>Acompanhamento do Desenvolvimento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A1B22" w14:textId="77777777" w:rsidR="00692C35" w:rsidRPr="00692C35" w:rsidRDefault="00692C35" w:rsidP="00692C35">
            <w:r w:rsidRPr="00692C35">
              <w:t>Revisão de arquitetura e otimizações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FBBDF" w14:textId="77777777" w:rsidR="00692C35" w:rsidRPr="00692C35" w:rsidRDefault="00692C35" w:rsidP="00692C35">
            <w:r w:rsidRPr="00692C35">
              <w:t xml:space="preserve">Gestão quinzenal + Acompanhamento de </w:t>
            </w:r>
            <w:proofErr w:type="spellStart"/>
            <w:r w:rsidRPr="00692C35">
              <w:t>devs</w:t>
            </w:r>
            <w:proofErr w:type="spellEnd"/>
          </w:p>
        </w:tc>
      </w:tr>
      <w:tr w:rsidR="00692C35" w:rsidRPr="00692C35" w14:paraId="26C86B1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C0B1D" w14:textId="77777777" w:rsidR="00692C35" w:rsidRPr="00692C35" w:rsidRDefault="00692C35" w:rsidP="00692C35">
            <w:r w:rsidRPr="00692C35">
              <w:rPr>
                <w:b/>
                <w:bCs/>
              </w:rPr>
              <w:t>Mês 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30B28" w14:textId="77777777" w:rsidR="00692C35" w:rsidRPr="00692C35" w:rsidRDefault="00692C35" w:rsidP="00692C35">
            <w:r w:rsidRPr="00692C35">
              <w:t>Consolidação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00381" w14:textId="77777777" w:rsidR="00692C35" w:rsidRPr="00692C35" w:rsidRDefault="00692C35" w:rsidP="00692C35">
            <w:r w:rsidRPr="00692C35">
              <w:t xml:space="preserve">Validação de </w:t>
            </w:r>
            <w:proofErr w:type="spellStart"/>
            <w:r w:rsidRPr="00692C35">
              <w:t>MVPs</w:t>
            </w:r>
            <w:proofErr w:type="spellEnd"/>
            <w:r w:rsidRPr="00692C35">
              <w:t xml:space="preserve"> e melhorias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33D02" w14:textId="77777777" w:rsidR="00692C35" w:rsidRPr="00692C35" w:rsidRDefault="00692C35" w:rsidP="00692C35">
            <w:r w:rsidRPr="00692C35">
              <w:t xml:space="preserve">Gestão de </w:t>
            </w:r>
            <w:proofErr w:type="spellStart"/>
            <w:r w:rsidRPr="00692C35">
              <w:t>MVPs</w:t>
            </w:r>
            <w:proofErr w:type="spellEnd"/>
            <w:r w:rsidRPr="00692C35">
              <w:t xml:space="preserve"> e </w:t>
            </w:r>
            <w:proofErr w:type="spellStart"/>
            <w:r w:rsidRPr="00692C35">
              <w:t>roadmaps</w:t>
            </w:r>
            <w:proofErr w:type="spellEnd"/>
          </w:p>
        </w:tc>
      </w:tr>
      <w:tr w:rsidR="00692C35" w:rsidRPr="00692C35" w14:paraId="0F66E4C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02FE2" w14:textId="77777777" w:rsidR="00692C35" w:rsidRPr="00692C35" w:rsidRDefault="00692C35" w:rsidP="00692C35">
            <w:r w:rsidRPr="00692C35">
              <w:rPr>
                <w:b/>
                <w:bCs/>
              </w:rPr>
              <w:t>Mês 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9E098" w14:textId="77777777" w:rsidR="00692C35" w:rsidRPr="00692C35" w:rsidRDefault="00692C35" w:rsidP="00692C35">
            <w:r w:rsidRPr="00692C35">
              <w:t>Finalização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2A0BD9" w14:textId="77777777" w:rsidR="00692C35" w:rsidRPr="00692C35" w:rsidRDefault="00692C35" w:rsidP="00692C35">
            <w:r w:rsidRPr="00692C35">
              <w:t>Plano de transferência de conhecimento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55B93" w14:textId="77777777" w:rsidR="00692C35" w:rsidRPr="00692C35" w:rsidRDefault="00692C35" w:rsidP="00692C35">
            <w:r w:rsidRPr="00692C35">
              <w:t xml:space="preserve">Preparação para Demo Day e </w:t>
            </w:r>
            <w:proofErr w:type="spellStart"/>
            <w:r w:rsidRPr="00692C35">
              <w:t>handover</w:t>
            </w:r>
            <w:proofErr w:type="spellEnd"/>
          </w:p>
        </w:tc>
      </w:tr>
    </w:tbl>
    <w:p w14:paraId="79637FFB" w14:textId="77777777" w:rsidR="00692C35" w:rsidRPr="00692C35" w:rsidRDefault="00000000" w:rsidP="00692C35">
      <w:r>
        <w:rPr>
          <w:noProof/>
        </w:rPr>
        <w:pict w14:anchorId="495AD687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7931AA47" w14:textId="77777777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>6. Condições Comerciais e Jurídicas</w:t>
      </w:r>
    </w:p>
    <w:p w14:paraId="015E6DCB" w14:textId="77777777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>6.1. Forma de Pagamento</w:t>
      </w:r>
    </w:p>
    <w:p w14:paraId="1EA6ABF0" w14:textId="77777777" w:rsidR="00692C35" w:rsidRPr="00692C35" w:rsidRDefault="00692C35" w:rsidP="00692C35">
      <w:pPr>
        <w:numPr>
          <w:ilvl w:val="0"/>
          <w:numId w:val="31"/>
        </w:numPr>
      </w:pPr>
      <w:r w:rsidRPr="00692C35">
        <w:rPr>
          <w:b/>
          <w:bCs/>
        </w:rPr>
        <w:t>Modelo:</w:t>
      </w:r>
      <w:r w:rsidRPr="00692C35">
        <w:t> Taxa mensal de Apoio Estratégico de R$ 7.000</w:t>
      </w:r>
    </w:p>
    <w:p w14:paraId="7B1EC996" w14:textId="77777777" w:rsidR="00692C35" w:rsidRPr="00692C35" w:rsidRDefault="00692C35" w:rsidP="00692C35">
      <w:pPr>
        <w:numPr>
          <w:ilvl w:val="0"/>
          <w:numId w:val="31"/>
        </w:numPr>
      </w:pPr>
      <w:r w:rsidRPr="00692C35">
        <w:rPr>
          <w:b/>
          <w:bCs/>
        </w:rPr>
        <w:t>Faturamento:</w:t>
      </w:r>
      <w:r w:rsidRPr="00692C35">
        <w:t> Mensal até o 5º dia útil, com vencimento em 30 dias.</w:t>
      </w:r>
    </w:p>
    <w:p w14:paraId="67287C0F" w14:textId="77777777" w:rsidR="00692C35" w:rsidRPr="00692C35" w:rsidRDefault="00692C35" w:rsidP="00692C35">
      <w:pPr>
        <w:numPr>
          <w:ilvl w:val="0"/>
          <w:numId w:val="31"/>
        </w:numPr>
      </w:pPr>
      <w:r w:rsidRPr="00692C35">
        <w:rPr>
          <w:b/>
          <w:bCs/>
        </w:rPr>
        <w:t>Desenvolvimento:</w:t>
      </w:r>
      <w:r w:rsidRPr="00692C35">
        <w:t> Contratado e faturado à parte, mediante aprovação de orçamento específico.</w:t>
      </w:r>
    </w:p>
    <w:p w14:paraId="172C37B9" w14:textId="77777777" w:rsidR="00692C35" w:rsidRPr="00692C35" w:rsidRDefault="00692C35" w:rsidP="00692C35">
      <w:pPr>
        <w:numPr>
          <w:ilvl w:val="0"/>
          <w:numId w:val="31"/>
        </w:numPr>
      </w:pPr>
      <w:r w:rsidRPr="00692C35">
        <w:rPr>
          <w:b/>
          <w:bCs/>
        </w:rPr>
        <w:lastRenderedPageBreak/>
        <w:t>Flexibilidade:</w:t>
      </w:r>
      <w:r w:rsidRPr="00692C35">
        <w:t> O acordo de gestão pode ser cancelado por qualquer parte com aviso prévio de 30 dias.</w:t>
      </w:r>
    </w:p>
    <w:p w14:paraId="166279BE" w14:textId="77777777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>6.2. Responsabilidades e Riscos</w:t>
      </w:r>
    </w:p>
    <w:p w14:paraId="5AE53714" w14:textId="77777777" w:rsidR="00692C35" w:rsidRPr="00692C35" w:rsidRDefault="00692C35" w:rsidP="00692C35">
      <w:pPr>
        <w:numPr>
          <w:ilvl w:val="0"/>
          <w:numId w:val="32"/>
        </w:numPr>
      </w:pPr>
      <w:proofErr w:type="spellStart"/>
      <w:r w:rsidRPr="00692C35">
        <w:rPr>
          <w:b/>
          <w:bCs/>
        </w:rPr>
        <w:t>CoCreate</w:t>
      </w:r>
      <w:proofErr w:type="spellEnd"/>
      <w:r w:rsidRPr="00692C35">
        <w:rPr>
          <w:b/>
          <w:bCs/>
        </w:rPr>
        <w:t xml:space="preserve"> AI:</w:t>
      </w:r>
      <w:r w:rsidRPr="00692C35">
        <w:t> Responsável por prover o suporte consultivo e estratégico, conforme descrito no escopo. Não se responsabiliza pela execução técnica ou gestão direta dos projetos das startups.</w:t>
      </w:r>
    </w:p>
    <w:p w14:paraId="267ED7EE" w14:textId="77777777" w:rsidR="00692C35" w:rsidRPr="00692C35" w:rsidRDefault="00692C35" w:rsidP="00692C35">
      <w:pPr>
        <w:numPr>
          <w:ilvl w:val="0"/>
          <w:numId w:val="32"/>
        </w:numPr>
      </w:pPr>
      <w:r w:rsidRPr="00692C35">
        <w:rPr>
          <w:b/>
          <w:bCs/>
        </w:rPr>
        <w:t>Empreendedor/Startup:</w:t>
      </w:r>
      <w:r w:rsidRPr="00692C35">
        <w:t> Responsável final pela gestão, desenvolvimento e entrega do seu projeto.</w:t>
      </w:r>
    </w:p>
    <w:p w14:paraId="6B2E7AE2" w14:textId="77777777" w:rsidR="00692C35" w:rsidRPr="00692C35" w:rsidRDefault="00692C35" w:rsidP="00692C35">
      <w:pPr>
        <w:numPr>
          <w:ilvl w:val="0"/>
          <w:numId w:val="32"/>
        </w:numPr>
      </w:pPr>
      <w:r w:rsidRPr="00692C35">
        <w:rPr>
          <w:b/>
          <w:bCs/>
        </w:rPr>
        <w:t>Montreal Ventures:</w:t>
      </w:r>
      <w:r w:rsidRPr="00692C35">
        <w:t> Responsável pela aprovação dos orçamentos de desenvolvimento e pelos custos operacionais de infraestrutura (tokens, APIs, etc.).</w:t>
      </w:r>
    </w:p>
    <w:p w14:paraId="712D1D7F" w14:textId="77777777" w:rsidR="00692C35" w:rsidRPr="00692C35" w:rsidRDefault="00692C35" w:rsidP="00692C35">
      <w:pPr>
        <w:numPr>
          <w:ilvl w:val="0"/>
          <w:numId w:val="32"/>
        </w:numPr>
      </w:pPr>
      <w:r w:rsidRPr="00692C35">
        <w:rPr>
          <w:b/>
          <w:bCs/>
        </w:rPr>
        <w:t>Desenvolvimento de Terceiros:</w:t>
      </w:r>
      <w:r w:rsidRPr="00692C35">
        <w:t> A responsabilidade sobre a execução técnica será regida pelo contrato específico com o time de desenvolvimento contratado.</w:t>
      </w:r>
    </w:p>
    <w:p w14:paraId="6AD17277" w14:textId="77777777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>6.3. Infraestrutura e Custos Operacionais</w:t>
      </w:r>
    </w:p>
    <w:p w14:paraId="00213DA4" w14:textId="77777777" w:rsidR="00692C35" w:rsidRPr="00692C35" w:rsidRDefault="00692C35" w:rsidP="00692C35">
      <w:pPr>
        <w:numPr>
          <w:ilvl w:val="0"/>
          <w:numId w:val="33"/>
        </w:numPr>
      </w:pPr>
      <w:r w:rsidRPr="00692C35">
        <w:t xml:space="preserve">Hospedagem, domínios, APIs de </w:t>
      </w:r>
      <w:proofErr w:type="spellStart"/>
      <w:r w:rsidRPr="00692C35">
        <w:t>LLMs</w:t>
      </w:r>
      <w:proofErr w:type="spellEnd"/>
      <w:r w:rsidRPr="00692C35">
        <w:t xml:space="preserve"> e tokens por conta da Montreal Ventures.</w:t>
      </w:r>
    </w:p>
    <w:p w14:paraId="16465A2D" w14:textId="77777777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>6.4. Propriedade Intelectual</w:t>
      </w:r>
    </w:p>
    <w:p w14:paraId="23FE4086" w14:textId="77777777" w:rsidR="00692C35" w:rsidRPr="00692C35" w:rsidRDefault="00692C35" w:rsidP="00692C35">
      <w:pPr>
        <w:numPr>
          <w:ilvl w:val="0"/>
          <w:numId w:val="34"/>
        </w:numPr>
      </w:pPr>
      <w:r w:rsidRPr="00692C35">
        <w:t>Metodologias desenvolvidas: Propriedade Montreal Ventures</w:t>
      </w:r>
    </w:p>
    <w:p w14:paraId="6BFE2428" w14:textId="77777777" w:rsidR="00692C35" w:rsidRPr="00692C35" w:rsidRDefault="00692C35" w:rsidP="00692C35">
      <w:pPr>
        <w:numPr>
          <w:ilvl w:val="0"/>
          <w:numId w:val="34"/>
        </w:numPr>
      </w:pPr>
      <w:r w:rsidRPr="00692C35">
        <w:t xml:space="preserve">Know-how pré-existente: Mantido pela </w:t>
      </w:r>
      <w:proofErr w:type="spellStart"/>
      <w:r w:rsidRPr="00692C35">
        <w:t>CoCreate</w:t>
      </w:r>
      <w:proofErr w:type="spellEnd"/>
      <w:r w:rsidRPr="00692C35">
        <w:t xml:space="preserve"> AI</w:t>
      </w:r>
    </w:p>
    <w:p w14:paraId="0FBE0FE4" w14:textId="77777777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>6.5. Aspectos Tributários</w:t>
      </w:r>
    </w:p>
    <w:p w14:paraId="09744CF6" w14:textId="77777777" w:rsidR="00692C35" w:rsidRPr="00692C35" w:rsidRDefault="00692C35" w:rsidP="00692C35">
      <w:pPr>
        <w:numPr>
          <w:ilvl w:val="0"/>
          <w:numId w:val="35"/>
        </w:numPr>
      </w:pPr>
      <w:r w:rsidRPr="00692C35">
        <w:t>Valores BRUTOS incluindo todos os impostos (ISS, PIS, COFINS, etc.)</w:t>
      </w:r>
    </w:p>
    <w:p w14:paraId="4DB93682" w14:textId="77777777" w:rsidR="00692C35" w:rsidRPr="00692C35" w:rsidRDefault="00692C35" w:rsidP="00692C35">
      <w:pPr>
        <w:numPr>
          <w:ilvl w:val="0"/>
          <w:numId w:val="35"/>
        </w:numPr>
      </w:pPr>
      <w:r w:rsidRPr="00692C35">
        <w:t>Sem valores adicionais de tributos para a contratante</w:t>
      </w:r>
    </w:p>
    <w:p w14:paraId="556CFB75" w14:textId="77777777" w:rsidR="00692C35" w:rsidRPr="00692C35" w:rsidRDefault="00000000" w:rsidP="00692C35">
      <w:r>
        <w:rPr>
          <w:noProof/>
        </w:rPr>
        <w:pict w14:anchorId="3CE4E2FE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50F7965D" w14:textId="77777777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 xml:space="preserve">7. Sobre a </w:t>
      </w:r>
      <w:proofErr w:type="spellStart"/>
      <w:r w:rsidRPr="00692C35">
        <w:rPr>
          <w:b/>
          <w:bCs/>
        </w:rPr>
        <w:t>CoCreate</w:t>
      </w:r>
      <w:proofErr w:type="spellEnd"/>
      <w:r w:rsidRPr="00692C35">
        <w:rPr>
          <w:b/>
          <w:bCs/>
        </w:rPr>
        <w:t xml:space="preserve"> AI</w:t>
      </w:r>
    </w:p>
    <w:p w14:paraId="455045FA" w14:textId="77777777" w:rsidR="00692C35" w:rsidRPr="00692C35" w:rsidRDefault="00692C35" w:rsidP="00692C35">
      <w:r w:rsidRPr="00692C35">
        <w:t>A </w:t>
      </w:r>
      <w:proofErr w:type="spellStart"/>
      <w:r w:rsidRPr="00692C35">
        <w:rPr>
          <w:b/>
          <w:bCs/>
        </w:rPr>
        <w:t>CoCreate</w:t>
      </w:r>
      <w:proofErr w:type="spellEnd"/>
      <w:r w:rsidRPr="00692C35">
        <w:rPr>
          <w:b/>
          <w:bCs/>
        </w:rPr>
        <w:t xml:space="preserve"> AI</w:t>
      </w:r>
      <w:r w:rsidRPr="00692C35">
        <w:t> é especializada em traduzir complexidade técnica de IA em resultados de negócio. Nosso fundador, </w:t>
      </w:r>
      <w:r w:rsidRPr="00692C35">
        <w:rPr>
          <w:b/>
          <w:bCs/>
        </w:rPr>
        <w:t>Rodrigo Trindade</w:t>
      </w:r>
      <w:r w:rsidRPr="00692C35">
        <w:t>, é estrategista de IA com experiência em RAG, orquestração de agentes e automação de processos.</w:t>
      </w:r>
    </w:p>
    <w:p w14:paraId="339959A5" w14:textId="77777777" w:rsidR="00692C35" w:rsidRPr="00692C35" w:rsidRDefault="00692C35" w:rsidP="00692C35">
      <w:r w:rsidRPr="00692C35">
        <w:rPr>
          <w:b/>
          <w:bCs/>
        </w:rPr>
        <w:t>Nosso diferencial:</w:t>
      </w:r>
      <w:r w:rsidRPr="00692C35">
        <w:t> Conectamos a técnica da IA às necessidades reais do negócio, garantindo que a tecnologia seja um meio, não um fim.</w:t>
      </w:r>
    </w:p>
    <w:p w14:paraId="1D10CFE8" w14:textId="77777777" w:rsidR="00692C35" w:rsidRPr="00692C35" w:rsidRDefault="00000000" w:rsidP="00692C35">
      <w:r>
        <w:rPr>
          <w:noProof/>
        </w:rPr>
        <w:pict w14:anchorId="33E4FDF8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2904BD44" w14:textId="77777777" w:rsidR="00692C35" w:rsidRPr="00692C35" w:rsidRDefault="00692C35" w:rsidP="00692C35">
      <w:pPr>
        <w:rPr>
          <w:b/>
          <w:bCs/>
        </w:rPr>
      </w:pPr>
      <w:r w:rsidRPr="00692C35">
        <w:rPr>
          <w:b/>
          <w:bCs/>
        </w:rPr>
        <w:t>8. Próximos Passos</w:t>
      </w:r>
    </w:p>
    <w:p w14:paraId="35DDA635" w14:textId="77777777" w:rsidR="00692C35" w:rsidRPr="00692C35" w:rsidRDefault="00692C35" w:rsidP="00692C35">
      <w:pPr>
        <w:numPr>
          <w:ilvl w:val="0"/>
          <w:numId w:val="36"/>
        </w:numPr>
      </w:pPr>
      <w:r w:rsidRPr="00692C35">
        <w:rPr>
          <w:b/>
          <w:bCs/>
        </w:rPr>
        <w:lastRenderedPageBreak/>
        <w:t>Validação da Proposta:</w:t>
      </w:r>
      <w:r w:rsidRPr="00692C35">
        <w:t> Confirmar o alinhamento com este novo modelo de apoio técnico e estratégico.</w:t>
      </w:r>
    </w:p>
    <w:p w14:paraId="133E0431" w14:textId="77777777" w:rsidR="00692C35" w:rsidRPr="00692C35" w:rsidRDefault="00692C35" w:rsidP="00692C35">
      <w:pPr>
        <w:numPr>
          <w:ilvl w:val="0"/>
          <w:numId w:val="36"/>
        </w:numPr>
      </w:pPr>
      <w:proofErr w:type="spellStart"/>
      <w:r w:rsidRPr="00692C35">
        <w:rPr>
          <w:b/>
          <w:bCs/>
        </w:rPr>
        <w:t>Kick</w:t>
      </w:r>
      <w:proofErr w:type="spellEnd"/>
      <w:r w:rsidRPr="00692C35">
        <w:rPr>
          <w:b/>
          <w:bCs/>
        </w:rPr>
        <w:t>-off do Projeto:</w:t>
      </w:r>
      <w:r w:rsidRPr="00692C35">
        <w:t> Início imediato da Fase 1 (Preparação) após a formalização do contrato de apoio estratégico.</w:t>
      </w:r>
    </w:p>
    <w:p w14:paraId="4D338379" w14:textId="6D13B87C" w:rsidR="00692C35" w:rsidRPr="00692C35" w:rsidRDefault="00692C35" w:rsidP="00692C35">
      <w:pPr>
        <w:numPr>
          <w:ilvl w:val="0"/>
          <w:numId w:val="36"/>
        </w:numPr>
      </w:pPr>
      <w:r w:rsidRPr="00692C35">
        <w:rPr>
          <w:b/>
          <w:bCs/>
        </w:rPr>
        <w:t>Apresentação aos Empreendedores:</w:t>
      </w:r>
      <w:r w:rsidRPr="00692C35">
        <w:t> Alinhamento de papéis e responsabilidades com as startups selecionadas.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C479139" w14:textId="77777777" w:rsidR="00692C35" w:rsidRPr="00692C35" w:rsidRDefault="00000000" w:rsidP="00692C35">
      <w:r>
        <w:rPr>
          <w:noProof/>
        </w:rPr>
        <w:pict w14:anchorId="72EFE8CF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709B107F" w14:textId="77777777" w:rsidR="00692C35" w:rsidRPr="00692C35" w:rsidRDefault="00692C35" w:rsidP="00692C35">
      <w:r w:rsidRPr="00692C35">
        <w:rPr>
          <w:b/>
          <w:bCs/>
        </w:rPr>
        <w:t>Rodrigo Trindade Coutinho</w:t>
      </w:r>
      <w:r w:rsidRPr="00692C35">
        <w:br/>
        <w:t xml:space="preserve">Fundador, </w:t>
      </w:r>
      <w:proofErr w:type="spellStart"/>
      <w:r w:rsidRPr="00692C35">
        <w:t>CoCreate</w:t>
      </w:r>
      <w:proofErr w:type="spellEnd"/>
      <w:r w:rsidRPr="00692C35">
        <w:t xml:space="preserve"> AI</w:t>
      </w:r>
      <w:r w:rsidRPr="00692C35">
        <w:br/>
        <w:t>ACHEI TECNOLOGIA DA INFORMAÇÃO EIRELI – EPP</w:t>
      </w:r>
      <w:r w:rsidRPr="00692C35">
        <w:br/>
        <w:t>CNPJ: 29.259.131/0001-70</w:t>
      </w:r>
    </w:p>
    <w:p w14:paraId="713C1036" w14:textId="77777777" w:rsidR="002D14D6" w:rsidRPr="00692C35" w:rsidRDefault="002D14D6" w:rsidP="00692C35"/>
    <w:sectPr w:rsidR="002D14D6" w:rsidRPr="00692C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2167"/>
    <w:multiLevelType w:val="multilevel"/>
    <w:tmpl w:val="3896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14CB"/>
    <w:multiLevelType w:val="multilevel"/>
    <w:tmpl w:val="D80E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32657"/>
    <w:multiLevelType w:val="multilevel"/>
    <w:tmpl w:val="14EE6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E57F0"/>
    <w:multiLevelType w:val="multilevel"/>
    <w:tmpl w:val="C396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C7075"/>
    <w:multiLevelType w:val="multilevel"/>
    <w:tmpl w:val="1716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F77B9"/>
    <w:multiLevelType w:val="multilevel"/>
    <w:tmpl w:val="764E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93905"/>
    <w:multiLevelType w:val="multilevel"/>
    <w:tmpl w:val="430C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15E1F"/>
    <w:multiLevelType w:val="multilevel"/>
    <w:tmpl w:val="1518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E7FF0"/>
    <w:multiLevelType w:val="multilevel"/>
    <w:tmpl w:val="E5E4E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3932A2"/>
    <w:multiLevelType w:val="multilevel"/>
    <w:tmpl w:val="5D70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20494B"/>
    <w:multiLevelType w:val="multilevel"/>
    <w:tmpl w:val="EBE6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12CB7"/>
    <w:multiLevelType w:val="multilevel"/>
    <w:tmpl w:val="2C8E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80CD5"/>
    <w:multiLevelType w:val="multilevel"/>
    <w:tmpl w:val="D1EC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04CB2"/>
    <w:multiLevelType w:val="multilevel"/>
    <w:tmpl w:val="126A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33292"/>
    <w:multiLevelType w:val="multilevel"/>
    <w:tmpl w:val="91B2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C710D"/>
    <w:multiLevelType w:val="multilevel"/>
    <w:tmpl w:val="A762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C3D60"/>
    <w:multiLevelType w:val="multilevel"/>
    <w:tmpl w:val="830A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B62DA"/>
    <w:multiLevelType w:val="multilevel"/>
    <w:tmpl w:val="47ECB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AD6413"/>
    <w:multiLevelType w:val="multilevel"/>
    <w:tmpl w:val="E1EE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AC7F73"/>
    <w:multiLevelType w:val="multilevel"/>
    <w:tmpl w:val="7F8A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733B2"/>
    <w:multiLevelType w:val="multilevel"/>
    <w:tmpl w:val="CC5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2688E"/>
    <w:multiLevelType w:val="multilevel"/>
    <w:tmpl w:val="9E76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02B18"/>
    <w:multiLevelType w:val="multilevel"/>
    <w:tmpl w:val="EFC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D51DF"/>
    <w:multiLevelType w:val="multilevel"/>
    <w:tmpl w:val="487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34098"/>
    <w:multiLevelType w:val="multilevel"/>
    <w:tmpl w:val="9B74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255DB"/>
    <w:multiLevelType w:val="multilevel"/>
    <w:tmpl w:val="0962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330DF9"/>
    <w:multiLevelType w:val="multilevel"/>
    <w:tmpl w:val="6F88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17809"/>
    <w:multiLevelType w:val="multilevel"/>
    <w:tmpl w:val="9A2E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7069EB"/>
    <w:multiLevelType w:val="multilevel"/>
    <w:tmpl w:val="66B4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EF6DCB"/>
    <w:multiLevelType w:val="multilevel"/>
    <w:tmpl w:val="AD06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EE1C00"/>
    <w:multiLevelType w:val="multilevel"/>
    <w:tmpl w:val="E5662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7D4A80"/>
    <w:multiLevelType w:val="multilevel"/>
    <w:tmpl w:val="B308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6770CC"/>
    <w:multiLevelType w:val="multilevel"/>
    <w:tmpl w:val="1D94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BC620A"/>
    <w:multiLevelType w:val="multilevel"/>
    <w:tmpl w:val="A70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751B5E"/>
    <w:multiLevelType w:val="multilevel"/>
    <w:tmpl w:val="48C2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1638BD"/>
    <w:multiLevelType w:val="multilevel"/>
    <w:tmpl w:val="CCC6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511929">
    <w:abstractNumId w:val="33"/>
  </w:num>
  <w:num w:numId="2" w16cid:durableId="187958235">
    <w:abstractNumId w:val="18"/>
  </w:num>
  <w:num w:numId="3" w16cid:durableId="1071659744">
    <w:abstractNumId w:val="9"/>
  </w:num>
  <w:num w:numId="4" w16cid:durableId="1967655870">
    <w:abstractNumId w:val="25"/>
  </w:num>
  <w:num w:numId="5" w16cid:durableId="21172061">
    <w:abstractNumId w:val="12"/>
  </w:num>
  <w:num w:numId="6" w16cid:durableId="381756159">
    <w:abstractNumId w:val="3"/>
  </w:num>
  <w:num w:numId="7" w16cid:durableId="752707278">
    <w:abstractNumId w:val="6"/>
  </w:num>
  <w:num w:numId="8" w16cid:durableId="1006783600">
    <w:abstractNumId w:val="22"/>
  </w:num>
  <w:num w:numId="9" w16cid:durableId="628898252">
    <w:abstractNumId w:val="13"/>
  </w:num>
  <w:num w:numId="10" w16cid:durableId="416754367">
    <w:abstractNumId w:val="4"/>
  </w:num>
  <w:num w:numId="11" w16cid:durableId="1736466928">
    <w:abstractNumId w:val="5"/>
  </w:num>
  <w:num w:numId="12" w16cid:durableId="52698876">
    <w:abstractNumId w:val="2"/>
  </w:num>
  <w:num w:numId="13" w16cid:durableId="812139287">
    <w:abstractNumId w:val="11"/>
  </w:num>
  <w:num w:numId="14" w16cid:durableId="149907758">
    <w:abstractNumId w:val="0"/>
  </w:num>
  <w:num w:numId="15" w16cid:durableId="20791359">
    <w:abstractNumId w:val="28"/>
  </w:num>
  <w:num w:numId="16" w16cid:durableId="853230335">
    <w:abstractNumId w:val="19"/>
  </w:num>
  <w:num w:numId="17" w16cid:durableId="1671638883">
    <w:abstractNumId w:val="26"/>
  </w:num>
  <w:num w:numId="18" w16cid:durableId="328555642">
    <w:abstractNumId w:val="7"/>
  </w:num>
  <w:num w:numId="19" w16cid:durableId="2103605787">
    <w:abstractNumId w:val="20"/>
  </w:num>
  <w:num w:numId="20" w16cid:durableId="810901543">
    <w:abstractNumId w:val="14"/>
  </w:num>
  <w:num w:numId="21" w16cid:durableId="1074278392">
    <w:abstractNumId w:val="34"/>
  </w:num>
  <w:num w:numId="22" w16cid:durableId="95682638">
    <w:abstractNumId w:val="1"/>
  </w:num>
  <w:num w:numId="23" w16cid:durableId="1353530217">
    <w:abstractNumId w:val="32"/>
  </w:num>
  <w:num w:numId="24" w16cid:durableId="187767378">
    <w:abstractNumId w:val="30"/>
  </w:num>
  <w:num w:numId="25" w16cid:durableId="1572235458">
    <w:abstractNumId w:val="23"/>
  </w:num>
  <w:num w:numId="26" w16cid:durableId="898639130">
    <w:abstractNumId w:val="15"/>
  </w:num>
  <w:num w:numId="27" w16cid:durableId="128595115">
    <w:abstractNumId w:val="8"/>
  </w:num>
  <w:num w:numId="28" w16cid:durableId="516040448">
    <w:abstractNumId w:val="24"/>
  </w:num>
  <w:num w:numId="29" w16cid:durableId="1949850837">
    <w:abstractNumId w:val="29"/>
  </w:num>
  <w:num w:numId="30" w16cid:durableId="1541212267">
    <w:abstractNumId w:val="10"/>
  </w:num>
  <w:num w:numId="31" w16cid:durableId="701126197">
    <w:abstractNumId w:val="21"/>
  </w:num>
  <w:num w:numId="32" w16cid:durableId="405567763">
    <w:abstractNumId w:val="35"/>
  </w:num>
  <w:num w:numId="33" w16cid:durableId="1957365565">
    <w:abstractNumId w:val="16"/>
  </w:num>
  <w:num w:numId="34" w16cid:durableId="1156140976">
    <w:abstractNumId w:val="27"/>
  </w:num>
  <w:num w:numId="35" w16cid:durableId="1708599713">
    <w:abstractNumId w:val="31"/>
  </w:num>
  <w:num w:numId="36" w16cid:durableId="1001397309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nny Sousa">
    <w15:presenceInfo w15:providerId="Windows Live" w15:userId="d49eecb241f3ac4d"/>
  </w15:person>
  <w15:person w15:author="Vinicius Mendes Marcilio">
    <w15:presenceInfo w15:providerId="AD" w15:userId="S::vinicius.marcilio@montreal.com.br::a2e5a35d-60d5-47a9-9d60-811ab1b16f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BF"/>
    <w:rsid w:val="00066466"/>
    <w:rsid w:val="00095FB0"/>
    <w:rsid w:val="000C6ABF"/>
    <w:rsid w:val="002D14D6"/>
    <w:rsid w:val="00381FC4"/>
    <w:rsid w:val="003F1B1A"/>
    <w:rsid w:val="00653A3D"/>
    <w:rsid w:val="00692C35"/>
    <w:rsid w:val="00B44407"/>
    <w:rsid w:val="00B56372"/>
    <w:rsid w:val="00E3503A"/>
    <w:rsid w:val="00F3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44640"/>
  <w15:chartTrackingRefBased/>
  <w15:docId w15:val="{7EB071E6-D80A-4BAE-A1CE-A2590862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6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6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6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6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6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6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6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6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6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6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6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6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6A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6A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6A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6A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6A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6A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6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6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6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6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6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6A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6A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6A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6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6A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6ABF"/>
    <w:rPr>
      <w:b/>
      <w:bCs/>
      <w:smallCaps/>
      <w:color w:val="0F4761" w:themeColor="accent1" w:themeShade="BF"/>
      <w:spacing w:val="5"/>
    </w:rPr>
  </w:style>
  <w:style w:type="paragraph" w:styleId="Reviso">
    <w:name w:val="Revision"/>
    <w:hidden/>
    <w:uiPriority w:val="99"/>
    <w:semiHidden/>
    <w:rsid w:val="00F319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1349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Trindade</dc:creator>
  <cp:keywords/>
  <dc:description/>
  <cp:lastModifiedBy>Jenny Sousa</cp:lastModifiedBy>
  <cp:revision>4</cp:revision>
  <dcterms:created xsi:type="dcterms:W3CDTF">2025-08-05T20:12:00Z</dcterms:created>
  <dcterms:modified xsi:type="dcterms:W3CDTF">2026-02-28T17:32:00Z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2025-08-05T20:12:07Z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158162e6-f04e-4473-83d9-304ddfca6ffd</vt:lpwstr>
  </property>
  <property fmtid="{D5CDD505-2E9C-101B-9397-08002B2CF9AE}" pid="8" name="MSIP_Label_e6696167-4fe8-4f44-b0ce-e39fb98fcc42_ContentBits">
    <vt:lpwstr>1</vt:lpwstr>
  </property>
  <property fmtid="{D5CDD505-2E9C-101B-9397-08002B2CF9AE}" pid="9" name="MSIP_Label_e6696167-4fe8-4f44-b0ce-e39fb98fcc42_Tag">
    <vt:lpwstr>50, 3, 0, 1</vt:lpwstr>
  </property>
</Properties>
</file>